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11A073" w14:textId="22A69ACB" w:rsidR="0051184F" w:rsidRPr="00AC0407"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56"/>
        <w:gridCol w:w="5759"/>
      </w:tblGrid>
      <w:tr w:rsidR="0024408F" w:rsidRPr="00A51DB8" w14:paraId="465F2D17" w14:textId="77777777" w:rsidTr="00A51DB8">
        <w:trPr>
          <w:trHeight w:val="624"/>
        </w:trPr>
        <w:tc>
          <w:tcPr>
            <w:tcW w:w="3256" w:type="dxa"/>
            <w:hideMark/>
          </w:tcPr>
          <w:p w14:paraId="5387232B" w14:textId="7CE1ECAF" w:rsidR="00E50787" w:rsidRPr="00A51DB8" w:rsidRDefault="007F4094">
            <w:pPr>
              <w:spacing w:line="480" w:lineRule="auto"/>
              <w:rPr>
                <w:i/>
                <w:color w:val="156082"/>
                <w:sz w:val="32"/>
                <w:szCs w:val="32"/>
              </w:rPr>
            </w:pPr>
            <w:r w:rsidRPr="00A51DB8">
              <w:rPr>
                <w:i/>
                <w:color w:val="156082"/>
                <w:sz w:val="32"/>
                <w:szCs w:val="32"/>
              </w:rPr>
              <w:t>Thaninnada Samart</w:t>
            </w:r>
          </w:p>
        </w:tc>
        <w:tc>
          <w:tcPr>
            <w:tcW w:w="5759" w:type="dxa"/>
          </w:tcPr>
          <w:p w14:paraId="025D0A42" w14:textId="77777777" w:rsidR="0024408F" w:rsidRPr="00A51DB8" w:rsidRDefault="0024408F">
            <w:pPr>
              <w:spacing w:line="480" w:lineRule="auto"/>
              <w:rPr>
                <w:color w:val="000000"/>
                <w:sz w:val="32"/>
                <w:szCs w:val="32"/>
              </w:rPr>
            </w:pPr>
          </w:p>
        </w:tc>
      </w:tr>
      <w:tr w:rsidR="0024408F" w:rsidRPr="00A51DB8" w14:paraId="48CAC1B5" w14:textId="77777777" w:rsidTr="00A51DB8">
        <w:trPr>
          <w:trHeight w:val="624"/>
        </w:trPr>
        <w:tc>
          <w:tcPr>
            <w:tcW w:w="3256" w:type="dxa"/>
            <w:hideMark/>
          </w:tcPr>
          <w:p w14:paraId="4C519E27" w14:textId="3B3B86AB" w:rsidR="00E50787" w:rsidRPr="00A51DB8" w:rsidRDefault="00AC0407">
            <w:pPr>
              <w:spacing w:line="480" w:lineRule="auto"/>
              <w:rPr>
                <w:i/>
                <w:color w:val="156082"/>
                <w:sz w:val="32"/>
                <w:szCs w:val="32"/>
              </w:rPr>
            </w:pPr>
            <w:r w:rsidRPr="00A51DB8">
              <w:rPr>
                <w:i/>
                <w:color w:val="156082"/>
                <w:sz w:val="32"/>
                <w:szCs w:val="32"/>
              </w:rPr>
              <w:t>2026781</w:t>
            </w:r>
          </w:p>
        </w:tc>
        <w:tc>
          <w:tcPr>
            <w:tcW w:w="5759" w:type="dxa"/>
          </w:tcPr>
          <w:p w14:paraId="722D23FE" w14:textId="77777777" w:rsidR="0024408F" w:rsidRPr="00A51DB8" w:rsidRDefault="0024408F">
            <w:pPr>
              <w:spacing w:line="480" w:lineRule="auto"/>
              <w:rPr>
                <w:color w:val="000000"/>
                <w:sz w:val="32"/>
                <w:szCs w:val="32"/>
              </w:rPr>
            </w:pPr>
          </w:p>
        </w:tc>
      </w:tr>
      <w:tr w:rsidR="0080196E" w:rsidRPr="00A51DB8" w14:paraId="2E212527" w14:textId="77777777" w:rsidTr="00A51DB8">
        <w:trPr>
          <w:trHeight w:val="624"/>
        </w:trPr>
        <w:tc>
          <w:tcPr>
            <w:tcW w:w="9015" w:type="dxa"/>
            <w:gridSpan w:val="2"/>
            <w:hideMark/>
          </w:tcPr>
          <w:p w14:paraId="03AFFF67" w14:textId="1AC1E190" w:rsidR="0080196E" w:rsidRPr="00A51DB8" w:rsidRDefault="0080196E" w:rsidP="00802E62">
            <w:pPr>
              <w:spacing w:line="480" w:lineRule="auto"/>
              <w:rPr>
                <w:i/>
                <w:color w:val="156082"/>
                <w:sz w:val="32"/>
                <w:szCs w:val="32"/>
              </w:rPr>
            </w:pPr>
            <w:r w:rsidRPr="00A51DB8">
              <w:rPr>
                <w:i/>
                <w:color w:val="156082"/>
                <w:sz w:val="32"/>
                <w:szCs w:val="32"/>
              </w:rPr>
              <w:t>Strategic Thinking – High</w:t>
            </w:r>
            <w:r w:rsidRPr="00A51DB8">
              <w:rPr>
                <w:i/>
                <w:color w:val="156082"/>
                <w:sz w:val="32"/>
                <w:szCs w:val="32"/>
              </w:rPr>
              <w:t xml:space="preserve"> </w:t>
            </w:r>
            <w:r w:rsidRPr="00A51DB8">
              <w:rPr>
                <w:i/>
                <w:color w:val="156082"/>
                <w:sz w:val="32"/>
                <w:szCs w:val="32"/>
              </w:rPr>
              <w:t>Diploma in Data Analytics</w:t>
            </w:r>
          </w:p>
          <w:p w14:paraId="3D2E23D3" w14:textId="77777777" w:rsidR="0080196E" w:rsidRPr="00A51DB8" w:rsidRDefault="0080196E" w:rsidP="00802E62">
            <w:pPr>
              <w:spacing w:line="480" w:lineRule="auto"/>
              <w:rPr>
                <w:i/>
                <w:color w:val="156082"/>
                <w:sz w:val="32"/>
                <w:szCs w:val="32"/>
              </w:rPr>
            </w:pPr>
          </w:p>
        </w:tc>
      </w:tr>
      <w:tr w:rsidR="00802E62" w:rsidRPr="00A51DB8" w14:paraId="6FA45D14" w14:textId="77777777" w:rsidTr="00A51DB8">
        <w:trPr>
          <w:trHeight w:val="624"/>
        </w:trPr>
        <w:tc>
          <w:tcPr>
            <w:tcW w:w="9015" w:type="dxa"/>
            <w:gridSpan w:val="2"/>
            <w:hideMark/>
          </w:tcPr>
          <w:p w14:paraId="01AABA72" w14:textId="77777777" w:rsidR="00E56D60" w:rsidRDefault="000B2E63">
            <w:pPr>
              <w:spacing w:line="480" w:lineRule="auto"/>
              <w:rPr>
                <w:i/>
                <w:color w:val="156082"/>
                <w:sz w:val="32"/>
                <w:szCs w:val="32"/>
              </w:rPr>
            </w:pPr>
            <w:r w:rsidRPr="000B2E63">
              <w:rPr>
                <w:i/>
                <w:color w:val="156082"/>
                <w:sz w:val="32"/>
                <w:szCs w:val="32"/>
              </w:rPr>
              <w:t>CA 1 – Capstone Project Proposal</w:t>
            </w:r>
          </w:p>
          <w:p w14:paraId="00FFC7E5" w14:textId="10822DF5" w:rsidR="00DC0F68" w:rsidRPr="00A51DB8" w:rsidRDefault="00DD55F0" w:rsidP="00DD55F0">
            <w:pPr>
              <w:spacing w:line="480" w:lineRule="auto"/>
              <w:rPr>
                <w:rFonts w:hint="cs"/>
                <w:i/>
                <w:color w:val="156082"/>
                <w:sz w:val="32"/>
                <w:szCs w:val="32"/>
                <w:cs/>
                <w:lang w:val="en-US" w:bidi="th-TH"/>
              </w:rPr>
            </w:pPr>
            <w:r w:rsidRPr="00DD55F0">
              <w:rPr>
                <w:i/>
                <w:color w:val="156082"/>
                <w:sz w:val="32"/>
                <w:szCs w:val="32"/>
              </w:rPr>
              <w:t>A Predictive Analytics Solution for Early Identification of Depression Risk in Older Adults in Ireland</w:t>
            </w:r>
          </w:p>
        </w:tc>
      </w:tr>
      <w:tr w:rsidR="0024408F" w:rsidRPr="00A51DB8" w14:paraId="60AB0230" w14:textId="77777777" w:rsidTr="00A51DB8">
        <w:trPr>
          <w:trHeight w:val="624"/>
        </w:trPr>
        <w:tc>
          <w:tcPr>
            <w:tcW w:w="3256" w:type="dxa"/>
            <w:hideMark/>
          </w:tcPr>
          <w:p w14:paraId="0F93ADA6" w14:textId="63E45A4C" w:rsidR="00E50787" w:rsidRPr="00A51DB8" w:rsidRDefault="0028549D" w:rsidP="0028549D">
            <w:pPr>
              <w:pStyle w:val="p1"/>
              <w:rPr>
                <w:rFonts w:hint="cs"/>
                <w:sz w:val="32"/>
                <w:szCs w:val="32"/>
                <w:cs/>
              </w:rPr>
            </w:pPr>
            <w:proofErr w:type="spellStart"/>
            <w:r w:rsidRPr="00A51DB8">
              <w:rPr>
                <w:rFonts w:ascii="Calibri" w:eastAsia="Calibri" w:hAnsi="Calibri" w:cs="Calibri"/>
                <w:i/>
                <w:color w:val="156082"/>
                <w:sz w:val="32"/>
                <w:szCs w:val="32"/>
                <w:lang w:eastAsia="en-IE" w:bidi="ar-SA"/>
              </w:rPr>
              <w:t>Taufique</w:t>
            </w:r>
            <w:proofErr w:type="spellEnd"/>
            <w:r w:rsidRPr="00A51DB8">
              <w:rPr>
                <w:rFonts w:ascii="Calibri" w:eastAsia="Calibri" w:hAnsi="Calibri" w:cs="Calibri"/>
                <w:i/>
                <w:color w:val="156082"/>
                <w:sz w:val="32"/>
                <w:szCs w:val="32"/>
                <w:lang w:eastAsia="en-IE" w:bidi="ar-SA"/>
              </w:rPr>
              <w:t xml:space="preserve"> Ahmed</w:t>
            </w:r>
          </w:p>
        </w:tc>
        <w:tc>
          <w:tcPr>
            <w:tcW w:w="5759" w:type="dxa"/>
          </w:tcPr>
          <w:p w14:paraId="2F796F2E" w14:textId="77777777" w:rsidR="0024408F" w:rsidRPr="00A51DB8" w:rsidRDefault="0024408F">
            <w:pPr>
              <w:spacing w:line="480" w:lineRule="auto"/>
              <w:rPr>
                <w:color w:val="000000"/>
                <w:sz w:val="32"/>
                <w:szCs w:val="32"/>
              </w:rPr>
            </w:pPr>
          </w:p>
        </w:tc>
      </w:tr>
      <w:tr w:rsidR="00A51DB8" w:rsidRPr="00A51DB8" w14:paraId="4E5581C9" w14:textId="77777777" w:rsidTr="00A51DB8">
        <w:trPr>
          <w:trHeight w:val="624"/>
        </w:trPr>
        <w:tc>
          <w:tcPr>
            <w:tcW w:w="9015" w:type="dxa"/>
            <w:gridSpan w:val="2"/>
            <w:hideMark/>
          </w:tcPr>
          <w:p w14:paraId="12EAA1FF" w14:textId="0B391F8D" w:rsidR="00A51DB8" w:rsidRPr="00A51DB8" w:rsidRDefault="00A51DB8">
            <w:pPr>
              <w:spacing w:line="480" w:lineRule="auto"/>
              <w:rPr>
                <w:i/>
                <w:color w:val="156082"/>
                <w:sz w:val="32"/>
                <w:szCs w:val="32"/>
                <w:lang w:bidi="th-TH"/>
              </w:rPr>
            </w:pPr>
            <w:r w:rsidRPr="00A51DB8">
              <w:rPr>
                <w:i/>
                <w:color w:val="156082"/>
                <w:sz w:val="32"/>
                <w:szCs w:val="32"/>
              </w:rPr>
              <w:t>Assessment Due Date</w:t>
            </w:r>
            <w:r w:rsidRPr="00A51DB8">
              <w:rPr>
                <w:i/>
                <w:color w:val="156082"/>
                <w:sz w:val="32"/>
                <w:szCs w:val="32"/>
                <w:lang w:bidi="th-TH"/>
              </w:rPr>
              <w:t xml:space="preserve">: </w:t>
            </w:r>
            <w:r w:rsidRPr="00A51DB8">
              <w:rPr>
                <w:i/>
                <w:color w:val="156082"/>
                <w:sz w:val="32"/>
                <w:szCs w:val="32"/>
                <w:lang w:val="en-US" w:bidi="th-TH"/>
              </w:rPr>
              <w:t>19/09</w:t>
            </w:r>
            <w:ins w:id="0" w:author="naomie mboma" w:date="2026-04-19T22:11:00Z" w16du:dateUtc="2026-04-19T21:11:00Z">
              <w:r w:rsidRPr="00A51DB8">
                <w:rPr>
                  <w:i/>
                  <w:color w:val="156082"/>
                  <w:sz w:val="32"/>
                  <w:szCs w:val="32"/>
                </w:rPr>
                <w:t>/2026</w:t>
              </w:r>
            </w:ins>
          </w:p>
        </w:tc>
      </w:tr>
      <w:tr w:rsidR="00A51DB8" w:rsidRPr="00A51DB8" w14:paraId="056D6F5B" w14:textId="77777777" w:rsidTr="00A51DB8">
        <w:trPr>
          <w:trHeight w:val="624"/>
        </w:trPr>
        <w:tc>
          <w:tcPr>
            <w:tcW w:w="9015" w:type="dxa"/>
            <w:gridSpan w:val="2"/>
            <w:hideMark/>
          </w:tcPr>
          <w:p w14:paraId="3D912CB8" w14:textId="4ADCDAEB" w:rsidR="00A51DB8" w:rsidRPr="00A51DB8" w:rsidRDefault="00A51DB8">
            <w:pPr>
              <w:spacing w:line="480" w:lineRule="auto"/>
              <w:rPr>
                <w:i/>
                <w:color w:val="156082"/>
                <w:sz w:val="32"/>
                <w:szCs w:val="32"/>
              </w:rPr>
            </w:pPr>
            <w:r w:rsidRPr="00A51DB8">
              <w:rPr>
                <w:i/>
                <w:color w:val="156082"/>
                <w:sz w:val="32"/>
                <w:szCs w:val="32"/>
              </w:rPr>
              <w:t>Date of Submission: 20/10</w:t>
            </w:r>
            <w:ins w:id="1" w:author="naomie mboma" w:date="2026-04-19T22:08:00Z" w16du:dateUtc="2026-04-19T21:08:00Z">
              <w:r w:rsidRPr="00A51DB8">
                <w:rPr>
                  <w:i/>
                  <w:color w:val="156082"/>
                  <w:sz w:val="32"/>
                  <w:szCs w:val="32"/>
                </w:rPr>
                <w:t>/</w:t>
              </w:r>
            </w:ins>
            <w:ins w:id="2" w:author="naomie mboma" w:date="2026-04-19T22:09:00Z" w16du:dateUtc="2026-04-19T21:09:00Z">
              <w:r w:rsidRPr="00A51DB8">
                <w:rPr>
                  <w:i/>
                  <w:color w:val="156082"/>
                  <w:sz w:val="32"/>
                  <w:szCs w:val="32"/>
                </w:rPr>
                <w:t>2026</w:t>
              </w:r>
            </w:ins>
          </w:p>
        </w:tc>
      </w:tr>
    </w:tbl>
    <w:p w14:paraId="0DD5924D" w14:textId="77777777" w:rsidR="007A46F2" w:rsidRDefault="007A46F2">
      <w:pPr>
        <w:rPr>
          <w:b/>
          <w:color w:val="156082"/>
          <w:sz w:val="32"/>
          <w:szCs w:val="32"/>
        </w:rPr>
        <w:sectPr w:rsidR="007A46F2">
          <w:pgSz w:w="11906" w:h="16838"/>
          <w:pgMar w:top="1440" w:right="1440" w:bottom="1440" w:left="1440" w:header="708" w:footer="708" w:gutter="0"/>
          <w:pgNumType w:start="1"/>
          <w:cols w:space="720"/>
        </w:sectPr>
      </w:pPr>
    </w:p>
    <w:p w14:paraId="406FCFDF" w14:textId="77777777" w:rsidR="0051184F" w:rsidRDefault="00E73B14">
      <w:pPr>
        <w:rPr>
          <w:b/>
          <w:color w:val="156082"/>
          <w:sz w:val="32"/>
          <w:szCs w:val="32"/>
        </w:rPr>
      </w:pPr>
      <w:r>
        <w:rPr>
          <w:b/>
          <w:color w:val="156082"/>
          <w:sz w:val="32"/>
          <w:szCs w:val="32"/>
        </w:rPr>
        <w:lastRenderedPageBreak/>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33E27585">
                <wp:simplePos x="0" y="0"/>
                <wp:positionH relativeFrom="margin">
                  <wp:posOffset>-42734</wp:posOffset>
                </wp:positionH>
                <wp:positionV relativeFrom="paragraph">
                  <wp:posOffset>489190</wp:posOffset>
                </wp:positionV>
                <wp:extent cx="5800725" cy="2055113"/>
                <wp:effectExtent l="12700" t="12700" r="15875" b="15240"/>
                <wp:wrapNone/>
                <wp:docPr id="1728545882" name="Rectangle 1728545882"/>
                <wp:cNvGraphicFramePr/>
                <a:graphic xmlns:a="http://schemas.openxmlformats.org/drawingml/2006/main">
                  <a:graphicData uri="http://schemas.microsoft.com/office/word/2010/wordprocessingShape">
                    <wps:wsp>
                      <wps:cNvSpPr/>
                      <wps:spPr>
                        <a:xfrm>
                          <a:off x="0" y="0"/>
                          <a:ext cx="5800725" cy="2055113"/>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Pr="00D06EB0" w:rsidRDefault="00E73B14">
                            <w:pPr>
                              <w:spacing w:line="258" w:lineRule="auto"/>
                              <w:textDirection w:val="btLr"/>
                              <w:rPr>
                                <w:sz w:val="21"/>
                                <w:szCs w:val="21"/>
                              </w:rPr>
                            </w:pPr>
                            <w:r w:rsidRPr="00D06EB0">
                              <w:rPr>
                                <w:b/>
                                <w:color w:val="156082"/>
                                <w:sz w:val="28"/>
                                <w:szCs w:val="21"/>
                              </w:rPr>
                              <w:t>Declaration</w:t>
                            </w:r>
                          </w:p>
                          <w:p w14:paraId="025D3EF2" w14:textId="77777777" w:rsidR="0051184F" w:rsidRPr="00D06EB0" w:rsidRDefault="00E73B14">
                            <w:pPr>
                              <w:spacing w:line="258" w:lineRule="auto"/>
                              <w:textDirection w:val="btLr"/>
                              <w:rPr>
                                <w:sz w:val="21"/>
                                <w:szCs w:val="21"/>
                              </w:rPr>
                            </w:pPr>
                            <w:r w:rsidRPr="00D06EB0">
                              <w:rPr>
                                <w:color w:val="000000"/>
                                <w:sz w:val="24"/>
                                <w:szCs w:val="21"/>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D06EB0" w:rsidRDefault="00E73B14">
                            <w:pPr>
                              <w:spacing w:line="258" w:lineRule="auto"/>
                              <w:textDirection w:val="btLr"/>
                              <w:rPr>
                                <w:sz w:val="21"/>
                                <w:szCs w:val="21"/>
                              </w:rPr>
                            </w:pPr>
                            <w:r w:rsidRPr="00D06EB0">
                              <w:rPr>
                                <w:color w:val="000000"/>
                                <w:sz w:val="24"/>
                                <w:szCs w:val="21"/>
                              </w:rPr>
                              <w:t>I declare it to be my own work and that all material from third parties has been appropriately referenced.</w:t>
                            </w:r>
                          </w:p>
                          <w:p w14:paraId="31BF7735" w14:textId="77777777" w:rsidR="0051184F" w:rsidRPr="00D06EB0" w:rsidRDefault="00E73B14">
                            <w:pPr>
                              <w:spacing w:line="258" w:lineRule="auto"/>
                              <w:textDirection w:val="btLr"/>
                              <w:rPr>
                                <w:sz w:val="21"/>
                                <w:szCs w:val="21"/>
                              </w:rPr>
                            </w:pPr>
                            <w:r w:rsidRPr="00D06EB0">
                              <w:rPr>
                                <w:color w:val="000000"/>
                                <w:sz w:val="24"/>
                                <w:szCs w:val="21"/>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9541C15" id="Rectangle 1728545882" o:spid="_x0000_s1031" style="position:absolute;margin-left:-3.35pt;margin-top:38.5pt;width:456.75pt;height:161.8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Pr="00D06EB0" w:rsidRDefault="00E73B14">
                      <w:pPr>
                        <w:spacing w:line="258" w:lineRule="auto"/>
                        <w:textDirection w:val="btLr"/>
                        <w:rPr>
                          <w:sz w:val="21"/>
                          <w:szCs w:val="21"/>
                        </w:rPr>
                      </w:pPr>
                      <w:r w:rsidRPr="00D06EB0">
                        <w:rPr>
                          <w:b/>
                          <w:color w:val="156082"/>
                          <w:sz w:val="28"/>
                          <w:szCs w:val="21"/>
                        </w:rPr>
                        <w:t>Declaration</w:t>
                      </w:r>
                    </w:p>
                    <w:p w14:paraId="025D3EF2" w14:textId="77777777" w:rsidR="0051184F" w:rsidRPr="00D06EB0" w:rsidRDefault="00E73B14">
                      <w:pPr>
                        <w:spacing w:line="258" w:lineRule="auto"/>
                        <w:textDirection w:val="btLr"/>
                        <w:rPr>
                          <w:sz w:val="21"/>
                          <w:szCs w:val="21"/>
                        </w:rPr>
                      </w:pPr>
                      <w:r w:rsidRPr="00D06EB0">
                        <w:rPr>
                          <w:color w:val="000000"/>
                          <w:sz w:val="24"/>
                          <w:szCs w:val="21"/>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Pr="00D06EB0" w:rsidRDefault="00E73B14">
                      <w:pPr>
                        <w:spacing w:line="258" w:lineRule="auto"/>
                        <w:textDirection w:val="btLr"/>
                        <w:rPr>
                          <w:sz w:val="21"/>
                          <w:szCs w:val="21"/>
                        </w:rPr>
                      </w:pPr>
                      <w:r w:rsidRPr="00D06EB0">
                        <w:rPr>
                          <w:color w:val="000000"/>
                          <w:sz w:val="24"/>
                          <w:szCs w:val="21"/>
                        </w:rPr>
                        <w:t>I declare it to be my own work and that all material from third parties has been appropriately referenced.</w:t>
                      </w:r>
                    </w:p>
                    <w:p w14:paraId="31BF7735" w14:textId="77777777" w:rsidR="0051184F" w:rsidRPr="00D06EB0" w:rsidRDefault="00E73B14">
                      <w:pPr>
                        <w:spacing w:line="258" w:lineRule="auto"/>
                        <w:textDirection w:val="btLr"/>
                        <w:rPr>
                          <w:sz w:val="21"/>
                          <w:szCs w:val="21"/>
                        </w:rPr>
                      </w:pPr>
                      <w:r w:rsidRPr="00D06EB0">
                        <w:rPr>
                          <w:color w:val="000000"/>
                          <w:sz w:val="24"/>
                          <w:szCs w:val="21"/>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67A48751" w14:textId="77777777" w:rsidR="005B50D9" w:rsidRDefault="005B50D9">
      <w:pPr>
        <w:rPr>
          <w:color w:val="3A3A3A"/>
          <w:sz w:val="40"/>
          <w:szCs w:val="40"/>
        </w:rPr>
        <w:sectPr w:rsidR="005B50D9">
          <w:footerReference w:type="default" r:id="rId13"/>
          <w:pgSz w:w="11906" w:h="16838"/>
          <w:pgMar w:top="1440" w:right="1440" w:bottom="1440" w:left="1440" w:header="708" w:footer="708" w:gutter="0"/>
          <w:cols w:space="720"/>
        </w:sectPr>
      </w:pPr>
    </w:p>
    <w:p w14:paraId="58B44033" w14:textId="73E5CAF3" w:rsidR="0051184F" w:rsidRPr="005B50D9" w:rsidRDefault="00E73B14">
      <w:pPr>
        <w:rPr>
          <w:color w:val="3A3A3A"/>
          <w:sz w:val="40"/>
          <w:szCs w:val="40"/>
        </w:rPr>
      </w:pPr>
      <w:r>
        <w:rPr>
          <w:color w:val="3A3A3A"/>
          <w:sz w:val="40"/>
          <w:szCs w:val="40"/>
        </w:rPr>
        <w:lastRenderedPageBreak/>
        <w:t>Abstract</w:t>
      </w:r>
    </w:p>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1B22A144" w14:textId="77777777" w:rsidR="00EF01E0" w:rsidRDefault="00EF01E0">
      <w:pPr>
        <w:keepNext/>
        <w:keepLines/>
        <w:pBdr>
          <w:top w:val="nil"/>
          <w:left w:val="nil"/>
          <w:bottom w:val="nil"/>
          <w:right w:val="nil"/>
          <w:between w:val="nil"/>
        </w:pBdr>
        <w:spacing w:before="240" w:after="0" w:line="240" w:lineRule="auto"/>
        <w:rPr>
          <w:rFonts w:ascii="Play" w:eastAsia="Play" w:hAnsi="Play" w:cs="Play"/>
          <w:color w:val="0F4761"/>
          <w:sz w:val="32"/>
          <w:szCs w:val="32"/>
        </w:rPr>
        <w:sectPr w:rsidR="00EF01E0">
          <w:pgSz w:w="11906" w:h="16838"/>
          <w:pgMar w:top="1440" w:right="1440" w:bottom="1440" w:left="1440" w:header="708" w:footer="708" w:gutter="0"/>
          <w:cols w:space="720"/>
        </w:sect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3FC082A0" w14:textId="504E4F95" w:rsidR="0051184F" w:rsidRDefault="00E73B14">
          <w:r>
            <w:fldChar w:fldCharType="end"/>
          </w:r>
        </w:p>
      </w:sdtContent>
    </w:sdt>
    <w:p w14:paraId="57600F63" w14:textId="77777777" w:rsidR="0051184F" w:rsidRDefault="0051184F"/>
    <w:p w14:paraId="1B3B2BF3" w14:textId="77777777" w:rsidR="0051184F" w:rsidRDefault="0051184F">
      <w:pPr>
        <w:sectPr w:rsidR="0051184F">
          <w:pgSz w:w="11906" w:h="16838"/>
          <w:pgMar w:top="1440" w:right="1440" w:bottom="1440" w:left="1440" w:header="708" w:footer="708" w:gutter="0"/>
          <w:cols w:space="720"/>
        </w:sectPr>
      </w:pPr>
    </w:p>
    <w:p w14:paraId="4811BABB" w14:textId="77777777" w:rsidR="0051184F" w:rsidRDefault="00E73B14">
      <w:pPr>
        <w:pStyle w:val="Heading1"/>
        <w:spacing w:after="0"/>
      </w:pPr>
      <w:bookmarkStart w:id="3" w:name="_heading=h.gjdgxs" w:colFirst="0" w:colLast="0"/>
      <w:bookmarkEnd w:id="3"/>
      <w:r>
        <w:lastRenderedPageBreak/>
        <w:t>Introduction</w:t>
      </w:r>
    </w:p>
    <w:p w14:paraId="013ECB88" w14:textId="77777777" w:rsidR="00B35923" w:rsidRDefault="00B35923" w:rsidP="002C58D5">
      <w:pPr>
        <w:pStyle w:val="Heading1"/>
        <w:spacing w:after="0"/>
      </w:pPr>
      <w:bookmarkStart w:id="4" w:name="_heading=h.30j0zll" w:colFirst="0" w:colLast="0"/>
      <w:bookmarkEnd w:id="4"/>
    </w:p>
    <w:p w14:paraId="4E9F3427" w14:textId="79926BCF" w:rsidR="002C58D5" w:rsidRDefault="002C58D5" w:rsidP="002C58D5">
      <w:pPr>
        <w:pStyle w:val="Heading1"/>
        <w:spacing w:after="0"/>
      </w:pPr>
      <w:r w:rsidRPr="00577977">
        <w:t xml:space="preserve">Industry / </w:t>
      </w:r>
      <w:r w:rsidRPr="002C58D5">
        <w:t>organisation</w:t>
      </w:r>
      <w:r w:rsidRPr="00577977">
        <w:t>:</w:t>
      </w:r>
    </w:p>
    <w:p w14:paraId="4A6ABC95" w14:textId="6CE07608" w:rsidR="002C58D5" w:rsidRDefault="0016734A" w:rsidP="00577977">
      <w:pPr>
        <w:pStyle w:val="Heading1"/>
        <w:spacing w:after="0"/>
      </w:pPr>
      <w:r w:rsidRPr="00577977">
        <w:t>Business goal:</w:t>
      </w:r>
    </w:p>
    <w:p w14:paraId="7BD18F8B" w14:textId="77777777" w:rsidR="002C58D5" w:rsidRDefault="002C58D5" w:rsidP="00577977">
      <w:pPr>
        <w:pStyle w:val="Heading1"/>
        <w:spacing w:after="0"/>
      </w:pPr>
      <w:r w:rsidRPr="00577977">
        <w:t>Business problem:</w:t>
      </w:r>
    </w:p>
    <w:p w14:paraId="45D097D7" w14:textId="77777777" w:rsidR="002C58D5" w:rsidRDefault="002C58D5" w:rsidP="00577977">
      <w:pPr>
        <w:pStyle w:val="Heading1"/>
        <w:spacing w:after="0"/>
      </w:pPr>
      <w:r w:rsidRPr="00577977">
        <w:t>Business impact:</w:t>
      </w:r>
    </w:p>
    <w:p w14:paraId="6B919DF2" w14:textId="77777777" w:rsidR="002C58D5" w:rsidRDefault="002C58D5" w:rsidP="00577977">
      <w:pPr>
        <w:pStyle w:val="Heading1"/>
        <w:spacing w:after="0"/>
      </w:pPr>
      <w:r w:rsidRPr="00577977">
        <w:t>Possible data:</w:t>
      </w:r>
    </w:p>
    <w:p w14:paraId="4AC02BB0" w14:textId="77777777" w:rsidR="002C58D5" w:rsidRDefault="002C58D5" w:rsidP="00577977">
      <w:pPr>
        <w:pStyle w:val="Heading1"/>
        <w:spacing w:after="0"/>
      </w:pPr>
      <w:r w:rsidRPr="00577977">
        <w:t>Data Science task:</w:t>
      </w:r>
    </w:p>
    <w:p w14:paraId="4974BC67" w14:textId="77777777" w:rsidR="002C58D5" w:rsidRDefault="002C58D5" w:rsidP="00577977">
      <w:pPr>
        <w:pStyle w:val="Heading1"/>
        <w:spacing w:after="0"/>
      </w:pPr>
      <w:r w:rsidRPr="00577977">
        <w:t>Expected business value:</w:t>
      </w:r>
    </w:p>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6112C019" w14:textId="77777777" w:rsidR="00B35923" w:rsidRDefault="00B35923">
      <w:pPr>
        <w:pStyle w:val="Heading1"/>
        <w:sectPr w:rsidR="00B35923">
          <w:footerReference w:type="default" r:id="rId14"/>
          <w:pgSz w:w="11906" w:h="16838"/>
          <w:pgMar w:top="1440" w:right="1440" w:bottom="1440" w:left="1440" w:header="708" w:footer="708" w:gutter="0"/>
          <w:pgNumType w:start="1"/>
          <w:cols w:space="720"/>
        </w:sectPr>
      </w:pPr>
    </w:p>
    <w:p w14:paraId="4D3B8FB8" w14:textId="77777777" w:rsidR="0051184F" w:rsidRDefault="00E73B14">
      <w:pPr>
        <w:pStyle w:val="Heading1"/>
      </w:pPr>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3F6FA7D3" w14:textId="77777777" w:rsidR="0051184F" w:rsidRDefault="00E73B14">
      <w:pPr>
        <w:pStyle w:val="Heading1"/>
      </w:pPr>
      <w:bookmarkStart w:id="5" w:name="_heading=h.kfkjs3rwl2c1" w:colFirst="0" w:colLast="0"/>
      <w:bookmarkEnd w:id="5"/>
      <w:r>
        <w:lastRenderedPageBreak/>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2F2671" w14:textId="77777777" w:rsidR="002C249C" w:rsidRDefault="002C249C">
      <w:pPr>
        <w:spacing w:after="0" w:line="240" w:lineRule="auto"/>
      </w:pPr>
      <w:r>
        <w:separator/>
      </w:r>
    </w:p>
  </w:endnote>
  <w:endnote w:type="continuationSeparator" w:id="0">
    <w:p w14:paraId="5E9C415E" w14:textId="77777777" w:rsidR="002C249C" w:rsidRDefault="002C2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0A10D1A-C6D8-BC4E-A4AF-338B781CD555}"/>
  </w:font>
  <w:font w:name="Times New Roman">
    <w:panose1 w:val="02020603050405020304"/>
    <w:charset w:val="00"/>
    <w:family w:val="roman"/>
    <w:pitch w:val="variable"/>
    <w:sig w:usb0="E0002EFF" w:usb1="C000785B" w:usb2="00000009" w:usb3="00000000" w:csb0="000001FF" w:csb1="00000000"/>
    <w:embedRegular r:id="rId2" w:fontKey="{14229A25-ABD2-6D47-A6E8-47FC8868E88F}"/>
    <w:embedBold r:id="rId3" w:fontKey="{61DC22CB-FE2B-A24F-80F5-4DED01EA00F6}"/>
    <w:embedItalic r:id="rId4" w:fontKey="{8A0296E9-D717-8E43-8BCB-AFAE39BDF701}"/>
  </w:font>
  <w:font w:name="Courier New">
    <w:panose1 w:val="02070309020205020404"/>
    <w:charset w:val="00"/>
    <w:family w:val="modern"/>
    <w:pitch w:val="fixed"/>
    <w:sig w:usb0="E0002EFF" w:usb1="C0007843" w:usb2="00000009" w:usb3="00000000" w:csb0="000001FF" w:csb1="00000000"/>
    <w:embedRegular r:id="rId5" w:fontKey="{8A3C5BAF-06BA-794D-8E3B-4CE9727D7CE6}"/>
  </w:font>
  <w:font w:name="Wingdings">
    <w:panose1 w:val="05000000000000000000"/>
    <w:charset w:val="4D"/>
    <w:family w:val="decorative"/>
    <w:pitch w:val="variable"/>
    <w:sig w:usb0="00000003" w:usb1="00000000" w:usb2="00000000" w:usb3="00000000" w:csb0="80000001" w:csb1="00000000"/>
    <w:embedRegular r:id="rId6" w:fontKey="{C3B656B7-5C23-CC4B-8C5C-CE15C81DACC1}"/>
  </w:font>
  <w:font w:name="Calibri">
    <w:panose1 w:val="020F0502020204030204"/>
    <w:charset w:val="00"/>
    <w:family w:val="swiss"/>
    <w:pitch w:val="variable"/>
    <w:sig w:usb0="E0002AFF" w:usb1="C000247B" w:usb2="00000009" w:usb3="00000000" w:csb0="000001FF" w:csb1="00000000"/>
    <w:embedRegular r:id="rId7" w:fontKey="{2DA778CC-B345-8143-A1A0-6CDE8EC6655D}"/>
    <w:embedBold r:id="rId8" w:fontKey="{1C6B9CAE-A5FA-2648-9AC0-C09149956222}"/>
    <w:embedItalic r:id="rId9" w:fontKey="{C96CB1F1-D81E-154B-B7E8-FDE9B61C14C5}"/>
  </w:font>
  <w:font w:name="Angsana New">
    <w:panose1 w:val="02020603050405020304"/>
    <w:charset w:val="DE"/>
    <w:family w:val="roman"/>
    <w:pitch w:val="variable"/>
    <w:sig w:usb0="81000003" w:usb1="00000000" w:usb2="00000000" w:usb3="00000000" w:csb0="00010001" w:csb1="00000000"/>
    <w:embedRegular r:id="rId10" w:fontKey="{5ADCD524-7F84-5841-8E32-F5469ABF2763}"/>
    <w:embedItalic r:id="rId11" w:fontKey="{6D6E629D-B395-8B4B-8DE7-C87A4969C78C}"/>
  </w:font>
  <w:font w:name="Aptos Display">
    <w:panose1 w:val="020B0004020202020204"/>
    <w:charset w:val="00"/>
    <w:family w:val="swiss"/>
    <w:pitch w:val="variable"/>
    <w:sig w:usb0="20000287" w:usb1="00000003" w:usb2="00000000" w:usb3="00000000" w:csb0="0000019F" w:csb1="00000000"/>
    <w:embedRegular r:id="rId12" w:fontKey="{8F6B2D4E-7BFB-1444-B5EE-E17AD4F3B420}"/>
  </w:font>
  <w:font w:name="Helvetica">
    <w:panose1 w:val="00000000000000000000"/>
    <w:charset w:val="00"/>
    <w:family w:val="auto"/>
    <w:pitch w:val="variable"/>
    <w:sig w:usb0="E00002FF" w:usb1="5000785B"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embedRegular r:id="rId14" w:fontKey="{C64FA68A-C816-334F-B59B-7F42C12811CA}"/>
    <w:embedBold r:id="rId15" w:fontKey="{5A75289E-FAF6-3848-BDF0-EF4FD1D84103}"/>
  </w:font>
  <w:font w:name="Play">
    <w:altName w:val="Calibri"/>
    <w:charset w:val="00"/>
    <w:family w:val="auto"/>
    <w:pitch w:val="default"/>
    <w:embedRegular r:id="rId16" w:fontKey="{D7092994-8CA8-E246-955E-EA126665BF32}"/>
  </w:font>
  <w:font w:name="Cordia New">
    <w:panose1 w:val="020B0304020202020204"/>
    <w:charset w:val="DE"/>
    <w:family w:val="swiss"/>
    <w:pitch w:val="variable"/>
    <w:sig w:usb0="81000003" w:usb1="00000000" w:usb2="00000000" w:usb3="00000000" w:csb0="00010001" w:csb1="00000000"/>
    <w:embedRegular r:id="rId17" w:fontKey="{406EB5BC-EAC3-4240-9194-4247EA9BA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288F4E" w14:textId="77777777" w:rsidR="002C249C" w:rsidRDefault="002C249C">
      <w:pPr>
        <w:spacing w:after="0" w:line="240" w:lineRule="auto"/>
      </w:pPr>
      <w:r>
        <w:separator/>
      </w:r>
    </w:p>
  </w:footnote>
  <w:footnote w:type="continuationSeparator" w:id="0">
    <w:p w14:paraId="3F4A1706" w14:textId="77777777" w:rsidR="002C249C" w:rsidRDefault="002C2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B2E63"/>
    <w:rsid w:val="0016734A"/>
    <w:rsid w:val="00183A14"/>
    <w:rsid w:val="0024408F"/>
    <w:rsid w:val="00271667"/>
    <w:rsid w:val="00275EEE"/>
    <w:rsid w:val="0028549D"/>
    <w:rsid w:val="002C249C"/>
    <w:rsid w:val="002C58D5"/>
    <w:rsid w:val="00370923"/>
    <w:rsid w:val="00387ED7"/>
    <w:rsid w:val="003E1F7C"/>
    <w:rsid w:val="004057D2"/>
    <w:rsid w:val="004D5558"/>
    <w:rsid w:val="004F5038"/>
    <w:rsid w:val="0051184F"/>
    <w:rsid w:val="00577977"/>
    <w:rsid w:val="005B50D9"/>
    <w:rsid w:val="005D097A"/>
    <w:rsid w:val="007409A5"/>
    <w:rsid w:val="007A46F2"/>
    <w:rsid w:val="007F4094"/>
    <w:rsid w:val="0080196E"/>
    <w:rsid w:val="00802E62"/>
    <w:rsid w:val="00891F35"/>
    <w:rsid w:val="0090239B"/>
    <w:rsid w:val="00912193"/>
    <w:rsid w:val="009E1379"/>
    <w:rsid w:val="00A034FB"/>
    <w:rsid w:val="00A51DB8"/>
    <w:rsid w:val="00AC0407"/>
    <w:rsid w:val="00B35923"/>
    <w:rsid w:val="00BD3E5E"/>
    <w:rsid w:val="00BD5CD5"/>
    <w:rsid w:val="00C0515F"/>
    <w:rsid w:val="00C33987"/>
    <w:rsid w:val="00D06EB0"/>
    <w:rsid w:val="00DA61F3"/>
    <w:rsid w:val="00DB3D06"/>
    <w:rsid w:val="00DB4F8F"/>
    <w:rsid w:val="00DC0F68"/>
    <w:rsid w:val="00DD55F0"/>
    <w:rsid w:val="00E323DD"/>
    <w:rsid w:val="00E50787"/>
    <w:rsid w:val="00E56D60"/>
    <w:rsid w:val="00E73B14"/>
    <w:rsid w:val="00EC2D2B"/>
    <w:rsid w:val="00EF01E0"/>
    <w:rsid w:val="00F16E58"/>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680</Words>
  <Characters>3775</Characters>
  <Application>Microsoft Office Word</Application>
  <DocSecurity>0</DocSecurity>
  <Lines>104</Lines>
  <Paragraphs>75</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33</cp:revision>
  <dcterms:created xsi:type="dcterms:W3CDTF">2026-10-05T09:05:00Z</dcterms:created>
  <dcterms:modified xsi:type="dcterms:W3CDTF">2026-10-05T13:49:00Z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